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660" w:lineRule="exact"/>
        <w:jc w:val="center"/>
      </w:pPr>
      <w:del w:id="2" w:author="文秘" w:date="2026-08-27T13:00:00Z">
        <w:r>
          <w:rPr>
            <w:rFonts w:ascii="SimHei" w:hAnsi="SimHei" w:eastAsia="黑体" w:cs="SimHei"/>
            <w:b/>
            <w:bCs/>
            <w:sz w:val="44"/>
            <w:szCs w:val="44"/>
          </w:rPr>
          <w:delText xml:space="preserve">关于进一步深化广东电网有限责任公司办公节能业务合作的工作汇报</w:delText>
        </w:r>
      </w:del>
      <w:ins w:id="3" w:author="文秘" w:date="2026-08-27T13:00:00Z">
        <w:r>
          <w:rPr>
            <w:rFonts w:ascii="SimHei" w:hAnsi="SimHei" w:eastAsia="黑体" w:cs="SimHei"/>
            <w:b/>
            <w:bCs/>
            <w:sz w:val="44"/>
            <w:szCs w:val="44"/>
          </w:rPr>
          <w:t xml:space="preserve">关于商请将相关业务纳入2027—2028年度办公节能框架采购的函</w:t>
        </w:r>
      </w:ins>
    </w:p>
    <w:p>
      <w:pPr>
        <w:spacing w:line="560" w:lineRule="exact"/>
        <w:jc w:val="left"/>
        <w:rPr>
          <w:ins w:id="4" w:author="文秘" w:date="2026-08-27T13:00:00Z"/>
        </w:rPr>
      </w:pPr>
      <w:ins w:id="5" w:author="文秘" w:date="2026-08-27T13:00:00Z">
        <w:r>
          <w:rPr>
            <w:rFonts w:ascii="Times New Roman" w:hAnsi="Times New Roman" w:eastAsia="仿宋" w:cs="Times New Roman"/>
            <w:sz w:val="32"/>
            <w:szCs w:val="32"/>
          </w:rPr>
          <w:t xml:space="preserve">广东电网有限责任公司：</w:t>
        </w:r>
      </w:ins>
    </w:p>
    <w:p>
      <w:pPr>
        <w:spacing w:line="560" w:lineRule="exact"/>
        <w:ind w:firstLineChars="200" w:firstLine="640"/>
        <w:jc w:val="both"/>
      </w:pPr>
      <w:del w:id="7" w:author="文秘" w:date="2026-08-27T13:00:00Z">
        <w:r>
          <w:rPr>
            <w:rFonts w:ascii="Times New Roman" w:hAnsi="Times New Roman" w:eastAsia="仿宋" w:cs="Times New Roman"/>
            <w:sz w:val="32"/>
            <w:szCs w:val="32"/>
          </w:rPr>
          <w:delText xml:space="preserve">首先</w:delText>
        </w:r>
      </w:del>
      <w:r>
        <w:rPr>
          <w:rFonts w:ascii="Times New Roman" w:hAnsi="Times New Roman" w:eastAsia="仿宋" w:cs="Times New Roman"/>
          <w:sz w:val="32"/>
          <w:szCs w:val="32"/>
        </w:rPr>
        <w:t xml:space="preserve">衷心感谢贵司长期以来对</w:t>
      </w:r>
      <w:del w:id="8" w:author="文秘" w:date="2026-08-27T13:00:00Z">
        <w:r>
          <w:rPr>
            <w:rFonts w:ascii="Times New Roman" w:hAnsi="Times New Roman" w:eastAsia="仿宋" w:cs="Times New Roman"/>
            <w:sz w:val="32"/>
            <w:szCs w:val="32"/>
          </w:rPr>
          <w:delText xml:space="preserve">南网能源</w:delText>
        </w:r>
      </w:del>
      <w:ins w:id="9" w:author="文秘" w:date="2026-08-27T13:00:00Z">
        <w:r>
          <w:rPr>
            <w:rFonts w:ascii="Times New Roman" w:hAnsi="Times New Roman" w:eastAsia="仿宋" w:cs="Times New Roman"/>
            <w:sz w:val="32"/>
            <w:szCs w:val="32"/>
          </w:rPr>
          <w:t xml:space="preserve">南方电网综合能源股份有限公司（以下简称南网能源）</w:t>
        </w:r>
      </w:ins>
      <w:r>
        <w:rPr>
          <w:rFonts w:ascii="Times New Roman" w:hAnsi="Times New Roman" w:eastAsia="仿宋" w:cs="Times New Roman"/>
          <w:sz w:val="32"/>
          <w:szCs w:val="32"/>
        </w:rPr>
        <w:t xml:space="preserve">的信任与支持。自贵司办公节能框架合作实施以来，我司</w:t>
      </w:r>
      <w:del w:id="10" w:author="文秘" w:date="2026-08-27T13:00:00Z">
        <w:r>
          <w:rPr>
            <w:rFonts w:ascii="Times New Roman" w:hAnsi="Times New Roman" w:eastAsia="仿宋" w:cs="Times New Roman"/>
            <w:sz w:val="32"/>
            <w:szCs w:val="32"/>
          </w:rPr>
          <w:delText xml:space="preserve">深度</w:delText>
        </w:r>
      </w:del>
      <w:r>
        <w:rPr>
          <w:rFonts w:ascii="Times New Roman" w:hAnsi="Times New Roman" w:eastAsia="仿宋" w:cs="Times New Roman"/>
          <w:sz w:val="32"/>
          <w:szCs w:val="32"/>
        </w:rPr>
        <w:t xml:space="preserve">参与BOO</w:t>
      </w:r>
      <w:ins w:id="11" w:author="文秘" w:date="2026-08-27T13:00:00Z">
        <w:r>
          <w:rPr>
            <w:rFonts w:ascii="Times New Roman" w:hAnsi="Times New Roman" w:eastAsia="仿宋" w:cs="Times New Roman"/>
            <w:sz w:val="32"/>
            <w:szCs w:val="32"/>
          </w:rPr>
          <w:t xml:space="preserve">（建设—拥有—运营）</w:t>
        </w:r>
      </w:ins>
      <w:r>
        <w:rPr>
          <w:rFonts w:ascii="Times New Roman" w:hAnsi="Times New Roman" w:eastAsia="仿宋" w:cs="Times New Roman"/>
          <w:sz w:val="32"/>
          <w:szCs w:val="32"/>
        </w:rPr>
        <w:t xml:space="preserve">项目、能源托管项目、电磁厨房改造、空调系统改造、</w:t>
      </w:r>
      <w:del w:id="12" w:author="文秘" w:date="2026-08-27T13:00:00Z">
        <w:r>
          <w:rPr>
            <w:rFonts w:ascii="Times New Roman" w:hAnsi="Times New Roman" w:eastAsia="仿宋" w:cs="Times New Roman"/>
            <w:sz w:val="32"/>
            <w:szCs w:val="32"/>
          </w:rPr>
          <w:delText xml:space="preserve">设备运维</w:delText>
        </w:r>
      </w:del>
      <w:ins w:id="13" w:author="文秘" w:date="2026-08-27T13:00:00Z">
        <w:r>
          <w:rPr>
            <w:rFonts w:ascii="Times New Roman" w:hAnsi="Times New Roman" w:eastAsia="仿宋" w:cs="Times New Roman"/>
            <w:sz w:val="32"/>
            <w:szCs w:val="32"/>
          </w:rPr>
          <w:t xml:space="preserve">厨房运维、空调运维</w:t>
        </w:r>
      </w:ins>
      <w:r>
        <w:rPr>
          <w:rFonts w:ascii="Times New Roman" w:hAnsi="Times New Roman" w:eastAsia="仿宋" w:cs="Times New Roman"/>
          <w:sz w:val="32"/>
          <w:szCs w:val="32"/>
        </w:rPr>
        <w:t xml:space="preserve">等各类节能服务工作，</w:t>
      </w:r>
      <w:del w:id="14" w:author="文秘" w:date="2026-08-27T13:00:00Z">
        <w:r>
          <w:rPr>
            <w:rFonts w:ascii="Times New Roman" w:hAnsi="Times New Roman" w:eastAsia="仿宋" w:cs="Times New Roman"/>
            <w:sz w:val="32"/>
            <w:szCs w:val="32"/>
          </w:rPr>
          <w:delText xml:space="preserve">严格落实</w:delText>
        </w:r>
      </w:del>
      <w:ins w:id="15" w:author="文秘" w:date="2026-08-27T13:00:00Z">
        <w:r>
          <w:rPr>
            <w:rFonts w:ascii="Times New Roman" w:hAnsi="Times New Roman" w:eastAsia="仿宋" w:cs="Times New Roman"/>
            <w:sz w:val="32"/>
            <w:szCs w:val="32"/>
          </w:rPr>
          <w:t xml:space="preserve">涉及</w:t>
        </w:r>
      </w:ins>
      <w:r>
        <w:rPr>
          <w:rFonts w:ascii="Times New Roman" w:hAnsi="Times New Roman" w:eastAsia="仿宋" w:cs="Times New Roman"/>
          <w:sz w:val="32"/>
          <w:szCs w:val="32"/>
        </w:rPr>
        <w:t xml:space="preserve">项目投资、建设、运维</w:t>
      </w:r>
      <w:del w:id="16" w:author="文秘" w:date="2026-08-27T13:00:00Z">
        <w:r>
          <w:rPr>
            <w:rFonts w:ascii="Times New Roman" w:hAnsi="Times New Roman" w:eastAsia="仿宋" w:cs="Times New Roman"/>
            <w:sz w:val="32"/>
            <w:szCs w:val="32"/>
          </w:rPr>
          <w:delText xml:space="preserve">全流程管理</w:delText>
        </w:r>
      </w:del>
      <w:ins w:id="17" w:author="文秘" w:date="2026-08-27T13:00:00Z">
        <w:r>
          <w:rPr>
            <w:rFonts w:ascii="Times New Roman" w:hAnsi="Times New Roman" w:eastAsia="仿宋" w:cs="Times New Roman"/>
            <w:sz w:val="32"/>
            <w:szCs w:val="32"/>
          </w:rPr>
          <w:t xml:space="preserve">等环节</w:t>
        </w:r>
      </w:ins>
      <w:r>
        <w:rPr>
          <w:rFonts w:ascii="Times New Roman" w:hAnsi="Times New Roman" w:eastAsia="仿宋" w:cs="Times New Roman"/>
          <w:sz w:val="32"/>
          <w:szCs w:val="32"/>
        </w:rPr>
        <w:t xml:space="preserve">。现就</w:t>
      </w:r>
      <w:del w:id="18" w:author="文秘" w:date="2026-08-27T13:00:00Z">
        <w:r>
          <w:rPr>
            <w:rFonts w:ascii="Times New Roman" w:hAnsi="Times New Roman" w:eastAsia="仿宋" w:cs="Times New Roman"/>
            <w:sz w:val="32"/>
            <w:szCs w:val="32"/>
          </w:rPr>
          <w:delText xml:space="preserve">2027-2028</w:delText>
        </w:r>
      </w:del>
      <w:ins w:id="19" w:author="文秘" w:date="2026-08-27T13:00:00Z">
        <w:r>
          <w:rPr>
            <w:rFonts w:ascii="Times New Roman" w:hAnsi="Times New Roman" w:eastAsia="仿宋" w:cs="Times New Roman"/>
            <w:sz w:val="32"/>
            <w:szCs w:val="32"/>
          </w:rPr>
          <w:t xml:space="preserve">2027—2028</w:t>
        </w:r>
      </w:ins>
      <w:r>
        <w:rPr>
          <w:rFonts w:ascii="Times New Roman" w:hAnsi="Times New Roman" w:eastAsia="仿宋" w:cs="Times New Roman"/>
          <w:sz w:val="32"/>
          <w:szCs w:val="32"/>
        </w:rPr>
        <w:t xml:space="preserve">年度办公节能框架采购相关合作设想向贵司</w:t>
      </w:r>
      <w:del w:id="20" w:author="文秘" w:date="2026-08-27T13:00:00Z">
        <w:r>
          <w:rPr>
            <w:rFonts w:ascii="Times New Roman" w:hAnsi="Times New Roman" w:eastAsia="仿宋" w:cs="Times New Roman"/>
            <w:sz w:val="32"/>
            <w:szCs w:val="32"/>
          </w:rPr>
          <w:delText xml:space="preserve">作专题汇报</w:delText>
        </w:r>
      </w:del>
      <w:ins w:id="21" w:author="文秘" w:date="2026-08-27T13:00:00Z">
        <w:r>
          <w:rPr>
            <w:rFonts w:ascii="Times New Roman" w:hAnsi="Times New Roman" w:eastAsia="仿宋" w:cs="Times New Roman"/>
            <w:sz w:val="32"/>
            <w:szCs w:val="32"/>
          </w:rPr>
          <w:t xml:space="preserve">致函商请</w:t>
        </w:r>
      </w:ins>
      <w:r>
        <w:rPr>
          <w:rFonts w:ascii="Times New Roman" w:hAnsi="Times New Roman" w:eastAsia="仿宋" w:cs="Times New Roman"/>
          <w:sz w:val="32"/>
          <w:szCs w:val="32"/>
        </w:rPr>
        <w:t xml:space="preserve">。</w:t>
      </w:r>
    </w:p>
    <w:p>
      <w:pPr>
        <w:spacing w:line="560" w:lineRule="exact"/>
        <w:ind w:firstLineChars="200" w:firstLine="640"/>
        <w:jc w:val="left"/>
      </w:pPr>
      <w:r>
        <w:rPr>
          <w:rFonts w:ascii="SimHei" w:hAnsi="SimHei" w:eastAsia="黑体" w:cs="SimHei"/>
          <w:sz w:val="32"/>
          <w:szCs w:val="32"/>
        </w:rPr>
        <w:t xml:space="preserve">一、本轮合作工作建议</w:t>
      </w:r>
    </w:p>
    <w:p>
      <w:pPr>
        <w:spacing w:line="560" w:lineRule="exact"/>
        <w:ind w:firstLineChars="200" w:firstLine="640"/>
        <w:jc w:val="both"/>
      </w:pPr>
      <w:r>
        <w:rPr>
          <w:rFonts w:ascii="Times New Roman" w:hAnsi="Times New Roman" w:eastAsia="仿宋" w:cs="Times New Roman"/>
          <w:sz w:val="32"/>
          <w:szCs w:val="32"/>
        </w:rPr>
        <w:t xml:space="preserve">为保障贵司办公节能业务平稳接续</w:t>
      </w:r>
      <w:del w:id="24" w:author="文秘" w:date="2026-08-27T13:00:00Z">
        <w:r>
          <w:rPr>
            <w:rFonts w:ascii="Times New Roman" w:hAnsi="Times New Roman" w:eastAsia="仿宋" w:cs="Times New Roman"/>
            <w:sz w:val="32"/>
            <w:szCs w:val="32"/>
          </w:rPr>
          <w:delText xml:space="preserve">、减少多供应商协调管理成本，</w:delText>
        </w:r>
      </w:del>
      <w:ins w:id="25" w:author="文秘" w:date="2026-08-27T13:00:00Z">
        <w:r>
          <w:rPr>
            <w:rFonts w:ascii="Times New Roman" w:hAnsi="Times New Roman" w:eastAsia="仿宋" w:cs="Times New Roman"/>
            <w:sz w:val="32"/>
            <w:szCs w:val="32"/>
          </w:rPr>
          <w:t xml:space="preserve">，明晰改造与运维责任界面、做好改造与运维衔接，</w:t>
        </w:r>
      </w:ins>
      <w:r>
        <w:rPr>
          <w:rFonts w:ascii="Times New Roman" w:hAnsi="Times New Roman" w:eastAsia="仿宋" w:cs="Times New Roman"/>
          <w:sz w:val="32"/>
          <w:szCs w:val="32"/>
        </w:rPr>
        <w:t xml:space="preserve">保障项目建设、运维服务质量稳定，结合存量到期项目情况与</w:t>
      </w:r>
      <w:del w:id="26" w:author="文秘" w:date="2026-08-27T13:00:00Z">
        <w:r>
          <w:rPr>
            <w:rFonts w:ascii="Times New Roman" w:hAnsi="Times New Roman" w:eastAsia="仿宋" w:cs="Times New Roman"/>
            <w:sz w:val="32"/>
            <w:szCs w:val="32"/>
          </w:rPr>
          <w:delText xml:space="preserve">基层单位</w:delText>
        </w:r>
      </w:del>
      <w:ins w:id="27" w:author="文秘" w:date="2026-08-27T13:00:00Z">
        <w:r>
          <w:rPr>
            <w:rFonts w:ascii="Times New Roman" w:hAnsi="Times New Roman" w:eastAsia="仿宋" w:cs="Times New Roman"/>
            <w:sz w:val="32"/>
            <w:szCs w:val="32"/>
          </w:rPr>
          <w:t xml:space="preserve">贵司所属单位</w:t>
        </w:r>
      </w:ins>
      <w:r>
        <w:rPr>
          <w:rFonts w:ascii="Times New Roman" w:hAnsi="Times New Roman" w:eastAsia="仿宋" w:cs="Times New Roman"/>
          <w:sz w:val="32"/>
          <w:szCs w:val="32"/>
        </w:rPr>
        <w:t xml:space="preserve">业务需求，提出三点合作建议，</w:t>
      </w:r>
      <w:del w:id="28" w:author="文秘" w:date="2026-08-27T13:00:00Z">
        <w:r>
          <w:rPr>
            <w:rFonts w:ascii="Times New Roman" w:hAnsi="Times New Roman" w:eastAsia="仿宋" w:cs="Times New Roman"/>
            <w:sz w:val="32"/>
            <w:szCs w:val="32"/>
          </w:rPr>
          <w:delText xml:space="preserve">恳请</w:delText>
        </w:r>
      </w:del>
      <w:ins w:id="29" w:author="文秘" w:date="2026-08-27T13:00:00Z">
        <w:r>
          <w:rPr>
            <w:rFonts w:ascii="Times New Roman" w:hAnsi="Times New Roman" w:eastAsia="仿宋" w:cs="Times New Roman"/>
            <w:sz w:val="32"/>
            <w:szCs w:val="32"/>
          </w:rPr>
          <w:t xml:space="preserve">商请</w:t>
        </w:r>
      </w:ins>
      <w:r>
        <w:rPr>
          <w:rFonts w:ascii="Times New Roman" w:hAnsi="Times New Roman" w:eastAsia="仿宋" w:cs="Times New Roman"/>
          <w:sz w:val="32"/>
          <w:szCs w:val="32"/>
        </w:rPr>
        <w:t xml:space="preserve">支持：</w:t>
      </w:r>
    </w:p>
    <w:p>
      <w:pPr>
        <w:spacing w:line="560" w:lineRule="exact"/>
        <w:ind w:firstLineChars="200" w:firstLine="640"/>
        <w:jc w:val="left"/>
      </w:pPr>
      <w:r>
        <w:rPr>
          <w:rFonts w:ascii="KaiTi" w:hAnsi="KaiTi" w:eastAsia="楷体" w:cs="KaiTi"/>
          <w:b/>
          <w:bCs/>
          <w:sz w:val="32"/>
          <w:szCs w:val="32"/>
        </w:rPr>
        <w:t xml:space="preserve">（一）办公节能各细分业务优化标包设置，实现一体化服务交付</w:t>
      </w:r>
    </w:p>
    <w:p>
      <w:pPr>
        <w:spacing w:line="560" w:lineRule="exact"/>
        <w:ind w:firstLineChars="200" w:firstLine="640"/>
        <w:jc w:val="both"/>
      </w:pPr>
      <w:ins w:id="32" w:author="文秘" w:date="2026-08-27T13:00:00Z">
        <w:r>
          <w:rPr>
            <w:rFonts w:ascii="Times New Roman" w:hAnsi="Times New Roman" w:eastAsia="仿宋" w:cs="Times New Roman"/>
            <w:sz w:val="32"/>
            <w:szCs w:val="32"/>
          </w:rPr>
          <w:t xml:space="preserve">商请</w:t>
        </w:r>
      </w:ins>
      <w:r>
        <w:rPr>
          <w:rFonts w:ascii="Times New Roman" w:hAnsi="Times New Roman" w:eastAsia="仿宋" w:cs="Times New Roman"/>
          <w:sz w:val="32"/>
          <w:szCs w:val="32"/>
        </w:rPr>
        <w:t xml:space="preserve">贵司在</w:t>
      </w:r>
      <w:del w:id="33" w:author="文秘" w:date="2026-08-27T13:00:00Z">
        <w:r>
          <w:rPr>
            <w:rFonts w:ascii="Times New Roman" w:hAnsi="Times New Roman" w:eastAsia="仿宋" w:cs="Times New Roman"/>
            <w:sz w:val="32"/>
            <w:szCs w:val="32"/>
          </w:rPr>
          <w:delText xml:space="preserve">2027-2028</w:delText>
        </w:r>
      </w:del>
      <w:ins w:id="34" w:author="文秘" w:date="2026-08-27T13:00:00Z">
        <w:r>
          <w:rPr>
            <w:rFonts w:ascii="Times New Roman" w:hAnsi="Times New Roman" w:eastAsia="仿宋" w:cs="Times New Roman"/>
            <w:sz w:val="32"/>
            <w:szCs w:val="32"/>
          </w:rPr>
          <w:t xml:space="preserve">2027—2028</w:t>
        </w:r>
      </w:ins>
      <w:r>
        <w:rPr>
          <w:rFonts w:ascii="Times New Roman" w:hAnsi="Times New Roman" w:eastAsia="仿宋" w:cs="Times New Roman"/>
          <w:sz w:val="32"/>
          <w:szCs w:val="32"/>
        </w:rPr>
        <w:t xml:space="preserve">年度办公节能框架采购中，对电磁厨房改造、空调系统改造、厨房运维、空调运维业务优化标包划分</w:t>
      </w:r>
      <w:del w:id="35" w:author="文秘" w:date="2026-08-27T13:00:00Z">
        <w:r>
          <w:rPr>
            <w:rFonts w:ascii="Times New Roman" w:hAnsi="Times New Roman" w:eastAsia="仿宋" w:cs="Times New Roman"/>
            <w:sz w:val="32"/>
            <w:szCs w:val="32"/>
          </w:rPr>
          <w:delText xml:space="preserve">，由南网能源公司承接，为贵司提供一体化节能改造+运维服务……</w:delText>
        </w:r>
      </w:del>
      <w:ins w:id="36" w:author="文秘" w:date="2026-08-27T13:00:00Z">
        <w:r>
          <w:rPr>
            <w:rFonts w:ascii="Times New Roman" w:hAnsi="Times New Roman" w:eastAsia="仿宋" w:cs="Times New Roman"/>
            <w:sz w:val="32"/>
            <w:szCs w:val="32"/>
          </w:rPr>
          <w:t xml:space="preserve">，设置节能改造与运维一体化标包，由中选单位提供一体化节能改造与运维服务。我司将依法依规参与竞争。</w:t>
        </w:r>
      </w:ins>
    </w:p>
    <w:p>
      <w:pPr>
        <w:spacing w:line="560" w:lineRule="exact"/>
        <w:ind w:firstLineChars="200" w:firstLine="640"/>
        <w:jc w:val="left"/>
      </w:pPr>
      <w:r>
        <w:rPr>
          <w:rFonts w:ascii="KaiTi" w:hAnsi="KaiTi" w:eastAsia="楷体" w:cs="KaiTi"/>
          <w:b/>
          <w:bCs/>
          <w:sz w:val="32"/>
          <w:szCs w:val="32"/>
        </w:rPr>
        <w:t xml:space="preserve">（二）存量到期BOO项目纳入新框架，实现业务</w:t>
      </w:r>
      <w:del w:id="38" w:author="文秘" w:date="2026-08-27T13:00:00Z">
        <w:r>
          <w:rPr>
            <w:rFonts w:ascii="KaiTi" w:hAnsi="KaiTi" w:eastAsia="楷体" w:cs="KaiTi"/>
            <w:b/>
            <w:bCs/>
            <w:sz w:val="32"/>
            <w:szCs w:val="32"/>
          </w:rPr>
          <w:delText xml:space="preserve">无缝</w:delText>
        </w:r>
      </w:del>
      <w:ins w:id="39" w:author="文秘" w:date="2026-08-27T13:00:00Z">
        <w:r>
          <w:rPr>
            <w:rFonts w:ascii="KaiTi" w:hAnsi="KaiTi" w:eastAsia="楷体" w:cs="KaiTi"/>
            <w:b/>
            <w:bCs/>
            <w:sz w:val="32"/>
            <w:szCs w:val="32"/>
          </w:rPr>
          <w:t xml:space="preserve">平稳</w:t>
        </w:r>
      </w:ins>
      <w:r>
        <w:rPr>
          <w:rFonts w:ascii="KaiTi" w:hAnsi="KaiTi" w:eastAsia="楷体" w:cs="KaiTi"/>
          <w:b/>
          <w:bCs/>
          <w:sz w:val="32"/>
          <w:szCs w:val="32"/>
        </w:rPr>
        <w:t xml:space="preserve">接续</w:t>
      </w:r>
    </w:p>
    <w:p>
      <w:pPr>
        <w:spacing w:line="560" w:lineRule="exact"/>
        <w:ind w:firstLineChars="200" w:firstLine="640"/>
        <w:jc w:val="both"/>
      </w:pPr>
      <w:r>
        <w:rPr>
          <w:rFonts w:ascii="Times New Roman" w:hAnsi="Times New Roman" w:eastAsia="仿宋" w:cs="Times New Roman"/>
          <w:sz w:val="32"/>
          <w:szCs w:val="32"/>
        </w:rPr>
        <w:t xml:space="preserve">目前</w:t>
      </w:r>
      <w:ins w:id="41" w:author="文秘" w:date="2026-08-27T13:00:00Z">
        <w:r>
          <w:rPr>
            <w:rFonts w:ascii="Times New Roman" w:hAnsi="Times New Roman" w:eastAsia="仿宋" w:cs="Times New Roman"/>
            <w:sz w:val="32"/>
            <w:szCs w:val="32"/>
          </w:rPr>
          <w:t xml:space="preserve">，</w:t>
        </w:r>
      </w:ins>
      <w:r>
        <w:rPr>
          <w:rFonts w:ascii="Times New Roman" w:hAnsi="Times New Roman" w:eastAsia="仿宋" w:cs="Times New Roman"/>
          <w:sz w:val="32"/>
          <w:szCs w:val="32"/>
        </w:rPr>
        <w:t xml:space="preserve">广东电网本部大楼BOO项目</w:t>
      </w:r>
      <w:ins w:id="42" w:author="文秘" w:date="2026-08-27T13:00:00Z">
        <w:r>
          <w:rPr>
            <w:rFonts w:ascii="Times New Roman" w:hAnsi="Times New Roman" w:eastAsia="仿宋" w:cs="Times New Roman"/>
            <w:sz w:val="32"/>
            <w:szCs w:val="32"/>
          </w:rPr>
          <w:t xml:space="preserve">（供冷服务，到期日待核）</w:t>
        </w:r>
      </w:ins>
      <w:r>
        <w:rPr>
          <w:rFonts w:ascii="Times New Roman" w:hAnsi="Times New Roman" w:eastAsia="仿宋" w:cs="Times New Roman"/>
          <w:sz w:val="32"/>
          <w:szCs w:val="32"/>
        </w:rPr>
        <w:t xml:space="preserve">、珠海供电局BOO项目</w:t>
      </w:r>
      <w:ins w:id="43" w:author="文秘" w:date="2026-08-27T13:00:00Z">
        <w:r>
          <w:rPr>
            <w:rFonts w:ascii="Times New Roman" w:hAnsi="Times New Roman" w:eastAsia="仿宋" w:cs="Times New Roman"/>
            <w:sz w:val="32"/>
            <w:szCs w:val="32"/>
          </w:rPr>
          <w:t xml:space="preserve">（建设内容待核，到期日待核）</w:t>
        </w:r>
      </w:ins>
      <w:r>
        <w:rPr>
          <w:rFonts w:ascii="Times New Roman" w:hAnsi="Times New Roman" w:eastAsia="仿宋" w:cs="Times New Roman"/>
          <w:sz w:val="32"/>
          <w:szCs w:val="32"/>
        </w:rPr>
        <w:t xml:space="preserve">即将到期</w:t>
      </w:r>
      <w:del w:id="44" w:author="文秘" w:date="2026-08-27T13:00:00Z">
        <w:r>
          <w:rPr>
            <w:rFonts w:ascii="Times New Roman" w:hAnsi="Times New Roman" w:eastAsia="仿宋" w:cs="Times New Roman"/>
            <w:sz w:val="32"/>
            <w:szCs w:val="32"/>
          </w:rPr>
          <w:delText xml:space="preserve">……</w:delText>
        </w:r>
      </w:del>
      <w:ins w:id="45" w:author="文秘" w:date="2026-08-27T13:00:00Z">
        <w:r>
          <w:rPr>
            <w:rFonts w:ascii="Times New Roman" w:hAnsi="Times New Roman" w:eastAsia="仿宋" w:cs="Times New Roman"/>
            <w:sz w:val="32"/>
            <w:szCs w:val="32"/>
          </w:rPr>
          <w:t xml:space="preserve">。</w:t>
        </w:r>
      </w:ins>
      <w:del w:id="46" w:author="文秘" w:date="2026-08-27T13:00:00Z">
        <w:r>
          <w:rPr>
            <w:rFonts w:ascii="Times New Roman" w:hAnsi="Times New Roman" w:eastAsia="仿宋" w:cs="Times New Roman"/>
            <w:sz w:val="32"/>
            <w:szCs w:val="32"/>
          </w:rPr>
          <w:delText xml:space="preserve">恳请贵司将……纳入……完成业务无缝续签……</w:delText>
        </w:r>
      </w:del>
      <w:ins w:id="47" w:author="文秘" w:date="2026-08-27T13:00:00Z">
        <w:r>
          <w:rPr>
            <w:rFonts w:ascii="Times New Roman" w:hAnsi="Times New Roman" w:eastAsia="仿宋" w:cs="Times New Roman"/>
            <w:sz w:val="32"/>
            <w:szCs w:val="32"/>
          </w:rPr>
          <w:t xml:space="preserve">商请贵司将上述项目到期后的后续供冷及相关服务需求纳入2027—2028年度办公节能框架采购，实现服务平稳衔接；原BOO项目资产处置按原合同约定另行办理。</w:t>
        </w:r>
      </w:ins>
    </w:p>
    <w:p>
      <w:pPr>
        <w:spacing w:line="560" w:lineRule="exact"/>
        <w:ind w:firstLineChars="200" w:firstLine="640"/>
        <w:jc w:val="left"/>
      </w:pPr>
      <w:r>
        <w:rPr>
          <w:rFonts w:ascii="KaiTi" w:hAnsi="KaiTi" w:eastAsia="楷体" w:cs="KaiTi"/>
          <w:b/>
          <w:bCs/>
          <w:sz w:val="32"/>
          <w:szCs w:val="32"/>
        </w:rPr>
        <w:t xml:space="preserve">（三）推动能源托管业务纳入框架采购</w:t>
      </w:r>
      <w:del w:id="49" w:author="文秘" w:date="2026-08-27T13:00:00Z">
        <w:r>
          <w:rPr>
            <w:rFonts w:ascii="KaiTi" w:hAnsi="KaiTi" w:eastAsia="楷体" w:cs="KaiTi"/>
            <w:b/>
            <w:bCs/>
            <w:sz w:val="32"/>
            <w:szCs w:val="32"/>
          </w:rPr>
          <w:delText xml:space="preserve">……</w:delText>
        </w:r>
      </w:del>
    </w:p>
    <w:p>
      <w:pPr>
        <w:spacing w:line="560" w:lineRule="exact"/>
        <w:ind w:firstLineChars="200" w:firstLine="640"/>
        <w:jc w:val="both"/>
      </w:pPr>
      <w:ins w:id="51" w:author="文秘" w:date="2026-08-27T13:00:00Z">
        <w:r>
          <w:rPr>
            <w:rFonts w:ascii="Times New Roman" w:hAnsi="Times New Roman" w:eastAsia="仿宋" w:cs="Times New Roman"/>
            <w:sz w:val="32"/>
            <w:szCs w:val="32"/>
          </w:rPr>
          <w:t xml:space="preserve">贵司所属单位存在节能托管需求（规模待核）。</w:t>
        </w:r>
      </w:ins>
      <w:r>
        <w:rPr>
          <w:rFonts w:ascii="Times New Roman" w:hAnsi="Times New Roman" w:eastAsia="仿宋" w:cs="Times New Roman"/>
          <w:sz w:val="32"/>
          <w:szCs w:val="32"/>
        </w:rPr>
        <w:t xml:space="preserve">2028年集中到期能源托管项目共7个，包含广州供电局、</w:t>
      </w:r>
      <w:r>
        <w:rPr>
          <w:rFonts w:ascii="Times New Roman" w:hAnsi="Times New Roman" w:eastAsia="仿宋" w:cs="Times New Roman"/>
          <w:sz w:val="32"/>
          <w:szCs w:val="32"/>
        </w:rPr>
        <w:t xml:space="preserve">粤电大厦</w:t>
      </w:r>
      <w:ins w:id="52" w:author="文秘" w:date="2026-08-27T13:00:00Z">
        <w:r>
          <w:rPr>
            <w:rFonts w:ascii="Times New Roman" w:hAnsi="Times New Roman" w:eastAsia="仿宋" w:cs="Times New Roman"/>
            <w:sz w:val="32"/>
            <w:szCs w:val="32"/>
          </w:rPr>
          <w:t xml:space="preserve">（口径待核）</w:t>
        </w:r>
      </w:ins>
      <w:r>
        <w:rPr>
          <w:rFonts w:ascii="Times New Roman" w:hAnsi="Times New Roman" w:eastAsia="仿宋" w:cs="Times New Roman"/>
          <w:sz w:val="32"/>
          <w:szCs w:val="32"/>
        </w:rPr>
        <w:t xml:space="preserve">、云浮供电局、佛山供电局、茂名供电局、汕尾供电局、</w:t>
      </w:r>
      <w:r>
        <w:rPr>
          <w:rFonts w:ascii="Times New Roman" w:hAnsi="Times New Roman" w:eastAsia="仿宋" w:cs="Times New Roman"/>
          <w:sz w:val="32"/>
          <w:szCs w:val="32"/>
        </w:rPr>
        <w:t xml:space="preserve">清城供电局</w:t>
      </w:r>
      <w:ins w:id="53" w:author="文秘" w:date="2026-08-27T13:00:00Z">
        <w:r>
          <w:rPr>
            <w:rFonts w:ascii="Times New Roman" w:hAnsi="Times New Roman" w:eastAsia="仿宋" w:cs="Times New Roman"/>
            <w:sz w:val="32"/>
            <w:szCs w:val="32"/>
          </w:rPr>
          <w:t xml:space="preserve">（口径待核）</w:t>
        </w:r>
      </w:ins>
      <w:del w:id="54" w:author="文秘" w:date="2026-08-27T13:00:00Z">
        <w:r>
          <w:rPr>
            <w:rFonts w:ascii="Times New Roman" w:hAnsi="Times New Roman" w:eastAsia="仿宋" w:cs="Times New Roman"/>
            <w:sz w:val="32"/>
            <w:szCs w:val="32"/>
          </w:rPr>
          <w:delText xml:space="preserve">……</w:delText>
        </w:r>
      </w:del>
      <w:ins w:id="55" w:author="文秘" w:date="2026-08-27T13:00:00Z">
        <w:r>
          <w:rPr>
            <w:rFonts w:ascii="Times New Roman" w:hAnsi="Times New Roman" w:eastAsia="仿宋" w:cs="Times New Roman"/>
            <w:sz w:val="32"/>
            <w:szCs w:val="32"/>
          </w:rPr>
          <w:t xml:space="preserve">等单位（项目清单及到期日待核）。</w:t>
        </w:r>
      </w:ins>
      <w:del w:id="56" w:author="文秘" w:date="2026-08-27T13:00:00Z">
        <w:r>
          <w:rPr>
            <w:rFonts w:ascii="Times New Roman" w:hAnsi="Times New Roman" w:eastAsia="仿宋" w:cs="Times New Roman"/>
            <w:sz w:val="32"/>
            <w:szCs w:val="32"/>
          </w:rPr>
          <w:delText xml:space="preserve">恳请</w:delText>
        </w:r>
      </w:del>
      <w:ins w:id="57" w:author="文秘" w:date="2026-08-27T13:00:00Z">
        <w:r>
          <w:rPr>
            <w:rFonts w:ascii="Times New Roman" w:hAnsi="Times New Roman" w:eastAsia="仿宋" w:cs="Times New Roman"/>
            <w:sz w:val="32"/>
            <w:szCs w:val="32"/>
          </w:rPr>
          <w:t xml:space="preserve">商请</w:t>
        </w:r>
      </w:ins>
      <w:r>
        <w:rPr>
          <w:rFonts w:ascii="Times New Roman" w:hAnsi="Times New Roman" w:eastAsia="仿宋" w:cs="Times New Roman"/>
          <w:sz w:val="32"/>
          <w:szCs w:val="32"/>
        </w:rPr>
        <w:t xml:space="preserve">贵司将能源托管业务</w:t>
      </w:r>
      <w:del w:id="58" w:author="文秘" w:date="2026-08-27T13:00:00Z">
        <w:r>
          <w:rPr>
            <w:rFonts w:ascii="Times New Roman" w:hAnsi="Times New Roman" w:eastAsia="仿宋" w:cs="Times New Roman"/>
            <w:sz w:val="32"/>
            <w:szCs w:val="32"/>
          </w:rPr>
          <w:delText xml:space="preserve">整体</w:delText>
        </w:r>
      </w:del>
      <w:r>
        <w:rPr>
          <w:rFonts w:ascii="Times New Roman" w:hAnsi="Times New Roman" w:eastAsia="仿宋" w:cs="Times New Roman"/>
          <w:sz w:val="32"/>
          <w:szCs w:val="32"/>
        </w:rPr>
        <w:t xml:space="preserve">纳入</w:t>
      </w:r>
      <w:del w:id="59" w:author="文秘" w:date="2026-08-27T13:00:00Z">
        <w:r>
          <w:rPr>
            <w:rFonts w:ascii="Times New Roman" w:hAnsi="Times New Roman" w:eastAsia="仿宋" w:cs="Times New Roman"/>
            <w:sz w:val="32"/>
            <w:szCs w:val="32"/>
          </w:rPr>
          <w:delText xml:space="preserve">2027-2028办公节能框架采购体系</w:delText>
        </w:r>
      </w:del>
      <w:ins w:id="60" w:author="文秘" w:date="2026-08-27T13:00:00Z">
        <w:r>
          <w:rPr>
            <w:rFonts w:ascii="Times New Roman" w:hAnsi="Times New Roman" w:eastAsia="仿宋" w:cs="Times New Roman"/>
            <w:sz w:val="32"/>
            <w:szCs w:val="32"/>
          </w:rPr>
          <w:t xml:space="preserve">2027—2028年度办公节能框架采购范围</w:t>
        </w:r>
      </w:ins>
      <w:del w:id="61" w:author="文秘" w:date="2026-08-27T13:00:00Z">
        <w:r>
          <w:rPr>
            <w:rFonts w:ascii="Times New Roman" w:hAnsi="Times New Roman" w:eastAsia="仿宋" w:cs="Times New Roman"/>
            <w:sz w:val="32"/>
            <w:szCs w:val="32"/>
          </w:rPr>
          <w:delText xml:space="preserve">，一方面解决现有存量项目到期无法续签……</w:delText>
        </w:r>
      </w:del>
      <w:ins w:id="62" w:author="文秘" w:date="2026-08-27T13:00:00Z">
        <w:r>
          <w:rPr>
            <w:rFonts w:ascii="Times New Roman" w:hAnsi="Times New Roman" w:eastAsia="仿宋" w:cs="Times New Roman"/>
            <w:sz w:val="32"/>
            <w:szCs w:val="32"/>
          </w:rPr>
          <w:t xml:space="preserve">。现行办公节能框架未覆盖能源托管业务，上述项目到期后缺少框架内采购渠道。商请贵司在框架期内启动相关项目采购，到期后服务期覆盖方式与衔接安排待核，以保障能源托管服务平稳衔接。</w:t>
        </w:r>
      </w:ins>
    </w:p>
    <w:p>
      <w:pPr>
        <w:spacing w:line="560" w:lineRule="exact"/>
        <w:ind w:firstLineChars="200" w:firstLine="640"/>
        <w:jc w:val="left"/>
      </w:pPr>
      <w:r>
        <w:rPr>
          <w:rFonts w:ascii="SimHei" w:hAnsi="SimHei" w:eastAsia="黑体" w:cs="SimHei"/>
          <w:sz w:val="32"/>
          <w:szCs w:val="32"/>
        </w:rPr>
        <w:t xml:space="preserve">二、下一步工作计划</w:t>
      </w:r>
    </w:p>
    <w:p>
      <w:pPr>
        <w:spacing w:line="560" w:lineRule="exact"/>
        <w:ind w:firstLineChars="200" w:firstLine="640"/>
        <w:jc w:val="both"/>
      </w:pPr>
      <w:r>
        <w:rPr>
          <w:rFonts w:ascii="Times New Roman" w:hAnsi="Times New Roman" w:eastAsia="仿宋" w:cs="Times New Roman"/>
          <w:sz w:val="32"/>
          <w:szCs w:val="32"/>
        </w:rPr>
        <w:t xml:space="preserve">我司将全力配合贵司采购筹备各项工作，严格按照贵司制度流程参与框架采购；</w:t>
      </w:r>
      <w:del w:id="65" w:author="文秘" w:date="2026-08-27T13:00:00Z">
        <w:r>
          <w:rPr>
            <w:rFonts w:ascii="Times New Roman" w:hAnsi="Times New Roman" w:eastAsia="仿宋" w:cs="Times New Roman"/>
            <w:sz w:val="32"/>
            <w:szCs w:val="32"/>
          </w:rPr>
          <w:delText xml:space="preserve">后续将统筹</w:delText>
        </w:r>
      </w:del>
      <w:ins w:id="66" w:author="文秘" w:date="2026-08-27T13:00:00Z">
        <w:r>
          <w:rPr>
            <w:rFonts w:ascii="Times New Roman" w:hAnsi="Times New Roman" w:eastAsia="仿宋" w:cs="Times New Roman"/>
            <w:sz w:val="32"/>
            <w:szCs w:val="32"/>
          </w:rPr>
          <w:t xml:space="preserve">对已签约或中选项目，我司将统筹</w:t>
        </w:r>
      </w:ins>
      <w:r>
        <w:rPr>
          <w:rFonts w:ascii="Times New Roman" w:hAnsi="Times New Roman" w:eastAsia="仿宋" w:cs="Times New Roman"/>
          <w:sz w:val="32"/>
          <w:szCs w:val="32"/>
        </w:rPr>
        <w:t xml:space="preserve">内部技术、工程、运维团队，</w:t>
      </w:r>
      <w:del w:id="67" w:author="文秘" w:date="2026-08-27T13:00:00Z">
        <w:r>
          <w:rPr>
            <w:rFonts w:ascii="Times New Roman" w:hAnsi="Times New Roman" w:eastAsia="仿宋" w:cs="Times New Roman"/>
            <w:sz w:val="32"/>
            <w:szCs w:val="32"/>
          </w:rPr>
          <w:delText xml:space="preserve">保障改造质量、运维响应时效，</w:delText>
        </w:r>
      </w:del>
      <w:ins w:id="68" w:author="文秘" w:date="2026-08-27T13:00:00Z">
        <w:r>
          <w:rPr>
            <w:rFonts w:ascii="Times New Roman" w:hAnsi="Times New Roman" w:eastAsia="仿宋" w:cs="Times New Roman"/>
            <w:sz w:val="32"/>
            <w:szCs w:val="32"/>
          </w:rPr>
          <w:t xml:space="preserve">按合同及贵司技术标准开展改造与运维服务，</w:t>
        </w:r>
      </w:ins>
      <w:r>
        <w:rPr>
          <w:rFonts w:ascii="Times New Roman" w:hAnsi="Times New Roman" w:eastAsia="仿宋" w:cs="Times New Roman"/>
          <w:sz w:val="32"/>
          <w:szCs w:val="32"/>
        </w:rPr>
        <w:t xml:space="preserve">持续为</w:t>
      </w:r>
      <w:del w:id="69" w:author="文秘" w:date="2026-08-27T13:00:00Z">
        <w:r>
          <w:rPr>
            <w:rFonts w:ascii="Times New Roman" w:hAnsi="Times New Roman" w:eastAsia="仿宋" w:cs="Times New Roman"/>
            <w:sz w:val="32"/>
            <w:szCs w:val="32"/>
          </w:rPr>
          <w:delText xml:space="preserve">广东电网各单位</w:delText>
        </w:r>
      </w:del>
      <w:ins w:id="70" w:author="文秘" w:date="2026-08-27T13:00:00Z">
        <w:r>
          <w:rPr>
            <w:rFonts w:ascii="Times New Roman" w:hAnsi="Times New Roman" w:eastAsia="仿宋" w:cs="Times New Roman"/>
            <w:sz w:val="32"/>
            <w:szCs w:val="32"/>
          </w:rPr>
          <w:t xml:space="preserve">贵司所属单位</w:t>
        </w:r>
      </w:ins>
      <w:r>
        <w:rPr>
          <w:rFonts w:ascii="Times New Roman" w:hAnsi="Times New Roman" w:eastAsia="仿宋" w:cs="Times New Roman"/>
          <w:sz w:val="32"/>
          <w:szCs w:val="32"/>
        </w:rPr>
        <w:t xml:space="preserve">做好节能降碳综合服务。</w:t>
      </w:r>
    </w:p>
    <w:p>
      <w:pPr>
        <w:spacing w:line="560" w:lineRule="exact"/>
        <w:ind w:firstLineChars="200" w:firstLine="640"/>
        <w:jc w:val="both"/>
      </w:pPr>
      <w:del w:id="72" w:author="文秘" w:date="2026-08-27T13:00:00Z">
        <w:r>
          <w:rPr>
            <w:rFonts w:ascii="Times New Roman" w:hAnsi="Times New Roman" w:eastAsia="仿宋" w:cs="Times New Roman"/>
            <w:sz w:val="32"/>
            <w:szCs w:val="32"/>
          </w:rPr>
          <w:delText xml:space="preserve">特此汇报，恳请贵司予以支持。</w:delText>
        </w:r>
      </w:del>
      <w:ins w:id="73" w:author="文秘" w:date="2026-08-27T13:00:00Z">
        <w:r>
          <w:rPr>
            <w:rFonts w:ascii="Times New Roman" w:hAnsi="Times New Roman" w:eastAsia="仿宋" w:cs="Times New Roman"/>
            <w:sz w:val="32"/>
            <w:szCs w:val="32"/>
          </w:rPr>
          <w:t xml:space="preserve">专此函达，请予研酌。</w:t>
        </w:r>
      </w:ins>
    </w:p>
    <w:p>
      <w:pPr>
        <w:spacing w:line="560" w:lineRule="exact"/>
        <w:jc w:val="right"/>
      </w:pPr>
      <w:r>
        <w:rPr>
          <w:rFonts w:ascii="Times New Roman" w:hAnsi="Times New Roman" w:eastAsia="仿宋" w:cs="Times New Roman"/>
          <w:sz w:val="32"/>
          <w:szCs w:val="32"/>
        </w:rPr>
        <w:t xml:space="preserve">南方电网综合能源股份有限公司</w:t>
      </w:r>
    </w:p>
    <w:p>
      <w:pPr>
        <w:spacing w:line="560" w:lineRule="exact"/>
        <w:jc w:val="right"/>
        <w:rPr>
          <w:ins w:id="75" w:author="文秘" w:date="2026-08-27T13:00:00Z"/>
        </w:rPr>
      </w:pPr>
      <w:ins w:id="76" w:author="文秘" w:date="2026-08-27T13:00:00Z">
        <w:r>
          <w:rPr>
            <w:rFonts w:ascii="Times New Roman" w:hAnsi="Times New Roman" w:eastAsia="仿宋" w:cs="Times New Roman"/>
            <w:sz w:val="32"/>
            <w:szCs w:val="32"/>
          </w:rPr>
          <w:t xml:space="preserve">    年  月  日</w:t>
        </w:r>
      </w:ins>
    </w:p>
    <w:sectPr w:rsidR="00FC693F" w:rsidRPr="0006063C" w:rsidSect="00034616">
      <w:pgSz w:w="11906" w:h="16838"/>
      <w:pgMar w:top="2097"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trackChang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